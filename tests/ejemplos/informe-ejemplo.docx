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uesto"/>
        <w:tabs>
          <w:tab w:val="left" w:pos="720"/>
        </w:tabs>
      </w:pPr>
      <w:r>
        <w:t xml:space="preserve">Cuidados de la herida después de la operación</w:t>
      </w:r>
    </w:p>
    <w:p>
      <w:pPr>
        <w:pStyle w:val="Ttulo1"/>
        <w:tabs>
          <w:tab w:val="left" w:pos="720"/>
        </w:tabs>
      </w:pPr>
      <w:r>
        <w:t xml:space="preserve">Qué le hemos hecho</w:t>
      </w:r>
    </w:p>
    <w:p>
      <w:r>
        <w:t xml:space="preserve">Le hemos operado de una hernia en </w:t>
      </w:r>
      <w:del w:id="1" w:author="x">
        <w:r>
          <w:delText>TEXTO BORRADO</w:delText>
        </w:r>
      </w:del>
      <w:r>
        <w:t>la ingle. La operación ha ido bien.</w:t>
      </w:r>
    </w:p>
    <w:p>
      <w:r>
        <w:t xml:space="preserve">Tras la intervención quirúrgica, realizada mediante abordaje anterior con colocación de malla protésica, se procederá a la deambulación precoz y a la reintroducción progres</w:t>
      </w:r>
      <w:del w:id="1" w:author="x">
        <w:r>
          <w:delText>TEXTO BORRADO</w:delText>
        </w:r>
      </w:del>
      <w:r>
        <w:t>iva de la ingesta oral según tolerancia, debiendo evitarse la realización de esfuerzos físicos que incrementen la presión intraabdominal durante el postoperatorio inmediato.</w:t>
      </w:r>
    </w:p>
    <w:p>
      <w:pPr>
        <w:pStyle w:val="Ttulo1"/>
        <w:tabs>
          <w:tab w:val="left" w:pos="720"/>
        </w:tabs>
      </w:pPr>
      <w:r>
        <w:t xml:space="preserve">Cómo cuidar la herida</w:t>
      </w:r>
    </w:p>
    <w:p>
      <w:r>
        <w:t xml:space="preserve">Lávese las manos ante</w:t>
      </w:r>
      <w:del w:id="1" w:author="x">
        <w:r>
          <w:delText>TEXTO BORRADO</w:delText>
        </w:r>
      </w:del>
      <w:r>
        <w:t>s de tocar la herida.</w:t>
      </w:r>
    </w:p>
    <w:p>
      <w:r>
        <w:t xml:space="preserve">Puede ducharse a partir de mañana. Seque l</w:t>
      </w:r>
      <w:del w:id="1" w:author="x">
        <w:r>
          <w:delText>TEXTO BORRADO</w:delText>
        </w:r>
      </w:del>
      <w:r>
        <w:t>a herida con una toalla limpia, sin frotar.</w:t>
      </w:r>
    </w:p>
    <w:p>
      <w:r>
        <w:t xml:space="preserve">No se bañe en la bañera ni en la pis</w:t>
      </w:r>
      <w:del w:id="1" w:author="x">
        <w:r>
          <w:delText>TEXTO BORRADO</w:delText>
        </w:r>
      </w:del>
      <w:r>
        <w:t>cina hasta que le quiten los puntos.</w:t>
      </w:r>
    </w:p>
    <w:p>
      <w:pPr>
        <w:pStyle w:val="Heading2"/>
        <w:tabs>
          <w:tab w:val="left" w:pos="720"/>
        </w:tabs>
      </w:pPr>
      <w:r>
        <w:t xml:space="preserve">Cuándo volver a Urgencias</w:t>
      </w:r>
    </w:p>
    <w:p>
      <w:r>
        <w:t xml:space="preserve">Vuelva a Urgencias o llame al 112 si tiene fiebre de más de</w:t>
      </w:r>
      <w:del w:id="1" w:author="x">
        <w:r>
          <w:delText>TEXTO BORRADO</w:delText>
        </w:r>
      </w:del>
      <w:r>
        <w:t> 38 grados, si la herida está roja y caliente o si sale pus.</w:t>
      </w:r>
    </w:p>
    <w:p>
      <w:r>
        <w:t xml:space="preserve">¿Tiene dudas? Llame </w:t>
      </w:r>
      <w:del w:id="1" w:author="x">
        <w:r>
          <w:delText>TEXTO BORRADO</w:delText>
        </w:r>
      </w:del>
      <w:r>
        <w:t>a su centro de salud.</w:t>
      </w:r>
    </w:p>
    <w:p/>
    <w:tbl>
      <w:tr>
        <w:tc>
          <w:p>
            <w:r>
              <w:t xml:space="preserve">Teléfono del centro</w:t>
            </w:r>
          </w:p>
        </w:tc>
        <w:tc>
          <w:p>
            <w:r>
              <w:t>957</w:t>
              <w:tab/>
              <w:t>000 000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Puesto">
    <w:name w:val="Title"/>
  </w:style>
  <w:style w:type="paragraph" w:styleId="Ttulo1">
    <w:name w:val="heading 1"/>
    <w:pPr>
      <w:outlineLvl w:val="0"/>
    </w:pPr>
  </w:style>
  <w:style w:type="paragraph" w:styleId="Heading2">
    <w:name w:val="heading 2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